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E3D4" w14:textId="77777777" w:rsidR="00B70D8B" w:rsidRDefault="00000000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1. Creating and Renaming Files/Directories</w:t>
      </w:r>
    </w:p>
    <w:p w14:paraId="0D7BFDE2" w14:textId="77777777" w:rsidR="00B70D8B" w:rsidRDefault="00B70D8B"/>
    <w:p w14:paraId="68C76D9D" w14:textId="77777777" w:rsidR="00B70D8B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9EBEDED" wp14:editId="0B136EFF">
            <wp:simplePos x="0" y="0"/>
            <wp:positionH relativeFrom="column">
              <wp:posOffset>-447674</wp:posOffset>
            </wp:positionH>
            <wp:positionV relativeFrom="paragraph">
              <wp:posOffset>152470</wp:posOffset>
            </wp:positionV>
            <wp:extent cx="7153275" cy="3929993"/>
            <wp:effectExtent l="0" t="0" r="0" b="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3146" r="32403"/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3929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C507D0" w14:textId="77777777" w:rsidR="00B70D8B" w:rsidRDefault="00B70D8B"/>
    <w:p w14:paraId="32C97FFE" w14:textId="77777777" w:rsidR="00B70D8B" w:rsidRDefault="00B70D8B"/>
    <w:p w14:paraId="77400D69" w14:textId="77777777" w:rsidR="00B70D8B" w:rsidRDefault="00B70D8B"/>
    <w:p w14:paraId="6F4F62B0" w14:textId="77777777" w:rsidR="00B70D8B" w:rsidRDefault="00B70D8B"/>
    <w:p w14:paraId="5389E95B" w14:textId="77777777" w:rsidR="00B70D8B" w:rsidRDefault="00B70D8B"/>
    <w:p w14:paraId="6CCA25CB" w14:textId="77777777" w:rsidR="00B70D8B" w:rsidRDefault="00B70D8B"/>
    <w:p w14:paraId="2218BF81" w14:textId="77777777" w:rsidR="00B70D8B" w:rsidRDefault="00B70D8B"/>
    <w:p w14:paraId="2A777AED" w14:textId="77777777" w:rsidR="00B70D8B" w:rsidRDefault="00B70D8B"/>
    <w:p w14:paraId="44B39F61" w14:textId="77777777" w:rsidR="00B70D8B" w:rsidRDefault="00B70D8B"/>
    <w:p w14:paraId="39F61871" w14:textId="77777777" w:rsidR="00B70D8B" w:rsidRDefault="00B70D8B"/>
    <w:p w14:paraId="3114767A" w14:textId="77777777" w:rsidR="00B70D8B" w:rsidRDefault="00B70D8B"/>
    <w:p w14:paraId="7911EE79" w14:textId="77777777" w:rsidR="00B70D8B" w:rsidRDefault="00B70D8B"/>
    <w:p w14:paraId="3FF69516" w14:textId="77777777" w:rsidR="00B70D8B" w:rsidRDefault="00B70D8B"/>
    <w:p w14:paraId="71C25404" w14:textId="77777777" w:rsidR="00B70D8B" w:rsidRDefault="00B70D8B"/>
    <w:p w14:paraId="471E144A" w14:textId="77777777" w:rsidR="00B70D8B" w:rsidRDefault="00B70D8B"/>
    <w:p w14:paraId="67FD3804" w14:textId="77777777" w:rsidR="00B70D8B" w:rsidRDefault="00B70D8B"/>
    <w:p w14:paraId="785AE92F" w14:textId="77777777" w:rsidR="00B70D8B" w:rsidRDefault="00B70D8B"/>
    <w:p w14:paraId="52B0BA51" w14:textId="77777777" w:rsidR="00B70D8B" w:rsidRDefault="00B70D8B"/>
    <w:p w14:paraId="60E89435" w14:textId="77777777" w:rsidR="00B70D8B" w:rsidRDefault="00B70D8B"/>
    <w:p w14:paraId="558AACD7" w14:textId="77777777" w:rsidR="00B70D8B" w:rsidRDefault="00B70D8B"/>
    <w:p w14:paraId="44158A0C" w14:textId="77777777" w:rsidR="00B70D8B" w:rsidRDefault="00B70D8B"/>
    <w:p w14:paraId="095DD551" w14:textId="77777777" w:rsidR="00B70D8B" w:rsidRDefault="00B70D8B"/>
    <w:p w14:paraId="6FCD2791" w14:textId="77777777" w:rsidR="00B70D8B" w:rsidRDefault="00B70D8B"/>
    <w:p w14:paraId="2C73C6C9" w14:textId="77777777" w:rsidR="00B70D8B" w:rsidRDefault="00000000">
      <w:pPr>
        <w:rPr>
          <w:i/>
          <w:iCs/>
        </w:rPr>
      </w:pPr>
      <w:proofErr w:type="spellStart"/>
      <w:r>
        <w:rPr>
          <w:rFonts w:ascii="Roboto Mono" w:eastAsia="Roboto Mono" w:hAnsi="Roboto Mono" w:cs="Roboto Mono"/>
          <w:color w:val="188038"/>
        </w:rPr>
        <w:t>mkdir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test_dir</w:t>
      </w:r>
      <w:proofErr w:type="spellEnd"/>
      <w:r>
        <w:rPr>
          <w:rFonts w:ascii="Arial Unicode MS" w:eastAsia="Arial Unicode MS" w:hAnsi="Arial Unicode MS" w:cs="Arial Unicode MS"/>
        </w:rPr>
        <w:t xml:space="preserve"> → Creates a new folder named </w:t>
      </w:r>
      <w:proofErr w:type="spellStart"/>
      <w:r>
        <w:rPr>
          <w:i/>
          <w:iCs/>
        </w:rPr>
        <w:t>test_dir</w:t>
      </w:r>
      <w:proofErr w:type="spellEnd"/>
    </w:p>
    <w:p w14:paraId="709DD014" w14:textId="77777777" w:rsidR="00B70D8B" w:rsidRDefault="00000000">
      <w:r>
        <w:rPr>
          <w:rFonts w:ascii="Roboto Mono" w:eastAsia="Roboto Mono" w:hAnsi="Roboto Mono" w:cs="Roboto Mono"/>
          <w:color w:val="188038"/>
        </w:rPr>
        <w:t xml:space="preserve">cd </w:t>
      </w:r>
      <w:proofErr w:type="spellStart"/>
      <w:r>
        <w:rPr>
          <w:rFonts w:ascii="Roboto Mono" w:eastAsia="Roboto Mono" w:hAnsi="Roboto Mono" w:cs="Roboto Mono"/>
          <w:color w:val="188038"/>
        </w:rPr>
        <w:t>test_dir</w:t>
      </w:r>
      <w:proofErr w:type="spellEnd"/>
      <w:r>
        <w:rPr>
          <w:rFonts w:ascii="Arial Unicode MS" w:eastAsia="Arial Unicode MS" w:hAnsi="Arial Unicode MS" w:cs="Arial Unicode MS"/>
        </w:rPr>
        <w:t xml:space="preserve"> → Enters inside the folder</w:t>
      </w:r>
    </w:p>
    <w:p w14:paraId="71447EE8" w14:textId="77777777" w:rsidR="00B70D8B" w:rsidRDefault="00000000">
      <w:r>
        <w:rPr>
          <w:rFonts w:ascii="Roboto Mono" w:eastAsia="Roboto Mono" w:hAnsi="Roboto Mono" w:cs="Roboto Mono"/>
          <w:color w:val="188038"/>
        </w:rPr>
        <w:t>touch example.txt</w:t>
      </w:r>
      <w:r>
        <w:rPr>
          <w:rFonts w:ascii="Arial Unicode MS" w:eastAsia="Arial Unicode MS" w:hAnsi="Arial Unicode MS" w:cs="Arial Unicode MS"/>
        </w:rPr>
        <w:t xml:space="preserve"> → Creates an empty file</w:t>
      </w:r>
    </w:p>
    <w:p w14:paraId="6BC57CFE" w14:textId="77777777" w:rsidR="00B70D8B" w:rsidRDefault="00000000">
      <w:r>
        <w:rPr>
          <w:rFonts w:ascii="Roboto Mono" w:eastAsia="Roboto Mono" w:hAnsi="Roboto Mono" w:cs="Roboto Mono"/>
          <w:color w:val="188038"/>
        </w:rPr>
        <w:t>mv example.txt renamed_example.txt</w:t>
      </w:r>
      <w:r>
        <w:rPr>
          <w:rFonts w:ascii="Arial Unicode MS" w:eastAsia="Arial Unicode MS" w:hAnsi="Arial Unicode MS" w:cs="Arial Unicode MS"/>
        </w:rPr>
        <w:t xml:space="preserve"> → Renames the file</w:t>
      </w:r>
    </w:p>
    <w:p w14:paraId="12592013" w14:textId="77777777" w:rsidR="00B70D8B" w:rsidRDefault="00B70D8B"/>
    <w:p w14:paraId="00303FDD" w14:textId="77777777" w:rsidR="00B70D8B" w:rsidRDefault="00B70D8B"/>
    <w:p w14:paraId="560EB549" w14:textId="77777777" w:rsidR="00B70D8B" w:rsidRDefault="00B70D8B"/>
    <w:p w14:paraId="0D4D8D9C" w14:textId="77777777" w:rsidR="00B70D8B" w:rsidRDefault="00B70D8B"/>
    <w:p w14:paraId="733E6499" w14:textId="77777777" w:rsidR="00B70D8B" w:rsidRDefault="00B70D8B"/>
    <w:p w14:paraId="3BA63400" w14:textId="77777777" w:rsidR="00B70D8B" w:rsidRDefault="00B70D8B"/>
    <w:p w14:paraId="7225A58F" w14:textId="77777777" w:rsidR="00B70D8B" w:rsidRDefault="00B70D8B"/>
    <w:p w14:paraId="294D5CAE" w14:textId="77777777" w:rsidR="00B70D8B" w:rsidRDefault="00B70D8B"/>
    <w:p w14:paraId="17E95143" w14:textId="77777777" w:rsidR="00B70D8B" w:rsidRDefault="00B70D8B"/>
    <w:p w14:paraId="6CDF26D8" w14:textId="77777777" w:rsidR="00B70D8B" w:rsidRDefault="00B70D8B"/>
    <w:p w14:paraId="47E20C74" w14:textId="77777777" w:rsidR="00B70D8B" w:rsidRDefault="00B70D8B"/>
    <w:p w14:paraId="46048BD7" w14:textId="77777777" w:rsidR="00B70D8B" w:rsidRDefault="00B70D8B"/>
    <w:p w14:paraId="37759ECF" w14:textId="77777777" w:rsidR="00B70D8B" w:rsidRDefault="00000000">
      <w:pPr>
        <w:spacing w:before="240" w:line="360" w:lineRule="auto"/>
        <w:rPr>
          <w:sz w:val="30"/>
          <w:szCs w:val="30"/>
        </w:rPr>
      </w:pPr>
      <w:r>
        <w:rPr>
          <w:sz w:val="30"/>
          <w:szCs w:val="30"/>
        </w:rPr>
        <w:lastRenderedPageBreak/>
        <w:t>2. Viewing File Contents</w:t>
      </w:r>
    </w:p>
    <w:p w14:paraId="365A2DA9" w14:textId="24DFDA59" w:rsidR="00B70D8B" w:rsidRDefault="009A28AC">
      <w:pPr>
        <w:ind w:hanging="450"/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2CB0D8CC" wp14:editId="0BF9743F">
            <wp:simplePos x="0" y="0"/>
            <wp:positionH relativeFrom="column">
              <wp:posOffset>3206750</wp:posOffset>
            </wp:positionH>
            <wp:positionV relativeFrom="paragraph">
              <wp:posOffset>230505</wp:posOffset>
            </wp:positionV>
            <wp:extent cx="3624263" cy="3419475"/>
            <wp:effectExtent l="0" t="0" r="0" b="0"/>
            <wp:wrapNone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r="4359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34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inline distT="114300" distB="114300" distL="114300" distR="114300" wp14:anchorId="0395F492" wp14:editId="2FF62214">
            <wp:extent cx="3419475" cy="373287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-5199" r="4839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732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968AA8" w14:textId="77777777" w:rsidR="00B70D8B" w:rsidRDefault="00B70D8B">
      <w:pPr>
        <w:ind w:hanging="450"/>
        <w:rPr>
          <w:sz w:val="32"/>
          <w:szCs w:val="32"/>
        </w:rPr>
      </w:pPr>
    </w:p>
    <w:p w14:paraId="765215D6" w14:textId="77777777" w:rsidR="00B70D8B" w:rsidRDefault="00000000">
      <w:pPr>
        <w:numPr>
          <w:ilvl w:val="0"/>
          <w:numId w:val="1"/>
        </w:numPr>
        <w:rPr>
          <w:sz w:val="34"/>
          <w:szCs w:val="34"/>
        </w:rPr>
      </w:pPr>
      <w:r>
        <w:rPr>
          <w:rFonts w:ascii="Roboto Mono" w:eastAsia="Roboto Mono" w:hAnsi="Roboto Mono" w:cs="Roboto Mono"/>
          <w:color w:val="188038"/>
          <w:sz w:val="34"/>
          <w:szCs w:val="34"/>
        </w:rPr>
        <w:t>cat</w:t>
      </w:r>
      <w:r>
        <w:rPr>
          <w:rFonts w:ascii="Arial Unicode MS" w:eastAsia="Arial Unicode MS" w:hAnsi="Arial Unicode MS" w:cs="Arial Unicode MS"/>
          <w:sz w:val="34"/>
          <w:szCs w:val="34"/>
        </w:rPr>
        <w:t xml:space="preserve"> → Displays full file content</w:t>
      </w:r>
    </w:p>
    <w:p w14:paraId="461CA588" w14:textId="77777777" w:rsidR="00B70D8B" w:rsidRDefault="00000000">
      <w:pPr>
        <w:numPr>
          <w:ilvl w:val="0"/>
          <w:numId w:val="1"/>
        </w:numPr>
        <w:rPr>
          <w:sz w:val="34"/>
          <w:szCs w:val="34"/>
        </w:rPr>
      </w:pPr>
      <w:r>
        <w:rPr>
          <w:rFonts w:ascii="Roboto Mono" w:eastAsia="Roboto Mono" w:hAnsi="Roboto Mono" w:cs="Roboto Mono"/>
          <w:color w:val="188038"/>
          <w:sz w:val="34"/>
          <w:szCs w:val="34"/>
        </w:rPr>
        <w:t>head -5</w:t>
      </w:r>
      <w:r>
        <w:rPr>
          <w:rFonts w:ascii="Arial Unicode MS" w:eastAsia="Arial Unicode MS" w:hAnsi="Arial Unicode MS" w:cs="Arial Unicode MS"/>
          <w:sz w:val="34"/>
          <w:szCs w:val="34"/>
        </w:rPr>
        <w:t xml:space="preserve"> → Shows first 5 lines</w:t>
      </w:r>
    </w:p>
    <w:p w14:paraId="540736BC" w14:textId="77777777" w:rsidR="00B70D8B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  <w:sz w:val="36"/>
          <w:szCs w:val="36"/>
        </w:rPr>
        <w:t>t</w:t>
      </w:r>
      <w:r>
        <w:rPr>
          <w:rFonts w:ascii="Roboto Mono" w:eastAsia="Roboto Mono" w:hAnsi="Roboto Mono" w:cs="Roboto Mono"/>
          <w:color w:val="188038"/>
          <w:sz w:val="34"/>
          <w:szCs w:val="34"/>
        </w:rPr>
        <w:t>ail -5</w:t>
      </w:r>
      <w:r>
        <w:rPr>
          <w:rFonts w:ascii="Arial Unicode MS" w:eastAsia="Arial Unicode MS" w:hAnsi="Arial Unicode MS" w:cs="Arial Unicode MS"/>
          <w:sz w:val="34"/>
          <w:szCs w:val="34"/>
        </w:rPr>
        <w:t xml:space="preserve"> → Shows last 5 lines</w:t>
      </w:r>
    </w:p>
    <w:p w14:paraId="33CBAC74" w14:textId="77777777" w:rsidR="00B70D8B" w:rsidRDefault="00B70D8B">
      <w:pPr>
        <w:ind w:hanging="450"/>
        <w:rPr>
          <w:sz w:val="32"/>
          <w:szCs w:val="32"/>
        </w:rPr>
      </w:pPr>
    </w:p>
    <w:p w14:paraId="27A3B609" w14:textId="77777777" w:rsidR="00B70D8B" w:rsidRDefault="00000000">
      <w:pPr>
        <w:spacing w:before="240" w:line="360" w:lineRule="auto"/>
        <w:rPr>
          <w:sz w:val="36"/>
          <w:szCs w:val="36"/>
        </w:rPr>
      </w:pPr>
      <w:r>
        <w:rPr>
          <w:sz w:val="32"/>
          <w:szCs w:val="32"/>
        </w:rPr>
        <w:t>3.Searching for Patterns</w:t>
      </w:r>
    </w:p>
    <w:p w14:paraId="4E8B2D38" w14:textId="77777777" w:rsidR="00B70D8B" w:rsidRDefault="00000000">
      <w:pPr>
        <w:ind w:hanging="450"/>
        <w:rPr>
          <w:sz w:val="32"/>
          <w:szCs w:val="32"/>
        </w:rPr>
      </w:pP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36819D1C" wp14:editId="2575155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6172200" cy="1927761"/>
            <wp:effectExtent l="0" t="0" r="0" b="0"/>
            <wp:wrapNone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277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528ECA" w14:textId="77777777" w:rsidR="00B70D8B" w:rsidRDefault="00B70D8B">
      <w:pPr>
        <w:ind w:hanging="450"/>
        <w:rPr>
          <w:sz w:val="32"/>
          <w:szCs w:val="32"/>
        </w:rPr>
      </w:pPr>
    </w:p>
    <w:p w14:paraId="163CC63C" w14:textId="77777777" w:rsidR="00B70D8B" w:rsidRDefault="00B70D8B">
      <w:pPr>
        <w:ind w:hanging="450"/>
        <w:rPr>
          <w:sz w:val="32"/>
          <w:szCs w:val="32"/>
        </w:rPr>
      </w:pPr>
    </w:p>
    <w:p w14:paraId="348DA006" w14:textId="77777777" w:rsidR="00B70D8B" w:rsidRDefault="00B70D8B">
      <w:pPr>
        <w:ind w:hanging="450"/>
        <w:rPr>
          <w:sz w:val="32"/>
          <w:szCs w:val="32"/>
        </w:rPr>
      </w:pPr>
    </w:p>
    <w:p w14:paraId="3840D0CF" w14:textId="77777777" w:rsidR="00B70D8B" w:rsidRDefault="00B70D8B">
      <w:pPr>
        <w:ind w:hanging="450"/>
        <w:rPr>
          <w:sz w:val="32"/>
          <w:szCs w:val="32"/>
        </w:rPr>
      </w:pPr>
    </w:p>
    <w:p w14:paraId="29976BBE" w14:textId="77777777" w:rsidR="00B70D8B" w:rsidRDefault="00B70D8B">
      <w:pPr>
        <w:ind w:hanging="450"/>
        <w:rPr>
          <w:sz w:val="32"/>
          <w:szCs w:val="32"/>
        </w:rPr>
      </w:pPr>
    </w:p>
    <w:p w14:paraId="6110EA89" w14:textId="77777777" w:rsidR="00B70D8B" w:rsidRDefault="00B70D8B" w:rsidP="009A28AC">
      <w:pPr>
        <w:rPr>
          <w:sz w:val="32"/>
          <w:szCs w:val="32"/>
        </w:rPr>
      </w:pPr>
    </w:p>
    <w:p w14:paraId="61026DDF" w14:textId="77777777" w:rsidR="00B70D8B" w:rsidRDefault="00000000">
      <w:pPr>
        <w:spacing w:before="240" w:line="360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>4. Zipping and Unzipping</w:t>
      </w:r>
    </w:p>
    <w:p w14:paraId="353DF7A1" w14:textId="77777777" w:rsidR="00B70D8B" w:rsidRPr="00B70D8B" w:rsidRDefault="00000000">
      <w:pPr>
        <w:ind w:hanging="450"/>
        <w:rPr>
          <w:ins w:id="0" w:author="Sania H Paul" w:date="2026-04-20T08:22:00Z"/>
          <w:sz w:val="32"/>
          <w:szCs w:val="32"/>
          <w:rPrChange w:id="1" w:author="Sania H Paul" w:date="2026-04-20T08:22:00Z">
            <w:rPr>
              <w:ins w:id="2" w:author="Sania H Paul" w:date="2026-04-20T08:22:00Z"/>
              <w:sz w:val="26"/>
              <w:szCs w:val="26"/>
            </w:rPr>
          </w:rPrChange>
        </w:rPr>
      </w:pPr>
      <w:ins w:id="3" w:author="Sania H Paul" w:date="2026-04-20T08:22:00Z">
        <w:r>
          <w:rPr>
            <w:noProof/>
          </w:rPr>
          <w:drawing>
            <wp:anchor distT="114300" distB="114300" distL="114300" distR="114300" simplePos="0" relativeHeight="251661312" behindDoc="0" locked="0" layoutInCell="1" hidden="0" allowOverlap="1" wp14:anchorId="17BF653F" wp14:editId="249BEACB">
              <wp:simplePos x="0" y="0"/>
              <wp:positionH relativeFrom="column">
                <wp:posOffset>-123824</wp:posOffset>
              </wp:positionH>
              <wp:positionV relativeFrom="paragraph">
                <wp:posOffset>191477</wp:posOffset>
              </wp:positionV>
              <wp:extent cx="6348413" cy="3566524"/>
              <wp:effectExtent l="0" t="0" r="0" b="0"/>
              <wp:wrapNone/>
              <wp:docPr id="4" name="image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/>
                      <pic:cNvPicPr preferRelativeResize="0"/>
                    </pic:nvPicPr>
                    <pic:blipFill>
                      <a:blip r:embed="rId9"/>
                      <a:srcRect r="144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48413" cy="3566524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w:ins>
    </w:p>
    <w:p w14:paraId="25519962" w14:textId="77777777" w:rsidR="00B70D8B" w:rsidRPr="00B70D8B" w:rsidRDefault="00B70D8B">
      <w:pPr>
        <w:ind w:hanging="450"/>
        <w:rPr>
          <w:ins w:id="4" w:author="Sania H Paul" w:date="2026-04-20T08:22:00Z"/>
          <w:sz w:val="32"/>
          <w:szCs w:val="32"/>
          <w:rPrChange w:id="5" w:author="Sania H Paul" w:date="2026-04-20T08:22:00Z">
            <w:rPr>
              <w:ins w:id="6" w:author="Sania H Paul" w:date="2026-04-20T08:22:00Z"/>
              <w:sz w:val="26"/>
              <w:szCs w:val="26"/>
            </w:rPr>
          </w:rPrChange>
        </w:rPr>
      </w:pPr>
    </w:p>
    <w:p w14:paraId="4675F96D" w14:textId="77777777" w:rsidR="00B70D8B" w:rsidRPr="00B70D8B" w:rsidRDefault="00B70D8B">
      <w:pPr>
        <w:ind w:hanging="450"/>
        <w:rPr>
          <w:ins w:id="7" w:author="Sania H Paul" w:date="2026-04-20T08:22:00Z"/>
          <w:sz w:val="32"/>
          <w:szCs w:val="32"/>
          <w:rPrChange w:id="8" w:author="Sania H Paul" w:date="2026-04-20T08:22:00Z">
            <w:rPr>
              <w:ins w:id="9" w:author="Sania H Paul" w:date="2026-04-20T08:22:00Z"/>
              <w:sz w:val="26"/>
              <w:szCs w:val="26"/>
            </w:rPr>
          </w:rPrChange>
        </w:rPr>
      </w:pPr>
    </w:p>
    <w:p w14:paraId="36EEA69C" w14:textId="77777777" w:rsidR="00B70D8B" w:rsidRPr="00B70D8B" w:rsidRDefault="00B70D8B">
      <w:pPr>
        <w:ind w:hanging="450"/>
        <w:rPr>
          <w:ins w:id="10" w:author="Sania H Paul" w:date="2026-04-20T08:22:00Z"/>
          <w:sz w:val="32"/>
          <w:szCs w:val="32"/>
          <w:rPrChange w:id="11" w:author="Sania H Paul" w:date="2026-04-20T08:22:00Z">
            <w:rPr>
              <w:ins w:id="12" w:author="Sania H Paul" w:date="2026-04-20T08:22:00Z"/>
              <w:sz w:val="26"/>
              <w:szCs w:val="26"/>
            </w:rPr>
          </w:rPrChange>
        </w:rPr>
      </w:pPr>
    </w:p>
    <w:p w14:paraId="7C7A8A9B" w14:textId="77777777" w:rsidR="00B70D8B" w:rsidRPr="00B70D8B" w:rsidRDefault="00B70D8B">
      <w:pPr>
        <w:ind w:hanging="450"/>
        <w:rPr>
          <w:ins w:id="13" w:author="Sania H Paul" w:date="2026-04-20T08:22:00Z"/>
          <w:sz w:val="32"/>
          <w:szCs w:val="32"/>
          <w:rPrChange w:id="14" w:author="Sania H Paul" w:date="2026-04-20T08:22:00Z">
            <w:rPr>
              <w:ins w:id="15" w:author="Sania H Paul" w:date="2026-04-20T08:22:00Z"/>
              <w:sz w:val="26"/>
              <w:szCs w:val="26"/>
            </w:rPr>
          </w:rPrChange>
        </w:rPr>
      </w:pPr>
    </w:p>
    <w:p w14:paraId="042457A5" w14:textId="77777777" w:rsidR="00B70D8B" w:rsidRPr="00B70D8B" w:rsidRDefault="00B70D8B">
      <w:pPr>
        <w:ind w:hanging="450"/>
        <w:rPr>
          <w:ins w:id="16" w:author="Sania H Paul" w:date="2026-04-20T08:22:00Z"/>
          <w:sz w:val="32"/>
          <w:szCs w:val="32"/>
          <w:rPrChange w:id="17" w:author="Sania H Paul" w:date="2026-04-20T08:22:00Z">
            <w:rPr>
              <w:ins w:id="18" w:author="Sania H Paul" w:date="2026-04-20T08:22:00Z"/>
              <w:sz w:val="26"/>
              <w:szCs w:val="26"/>
            </w:rPr>
          </w:rPrChange>
        </w:rPr>
      </w:pPr>
    </w:p>
    <w:p w14:paraId="014307D2" w14:textId="77777777" w:rsidR="00B70D8B" w:rsidRPr="00B70D8B" w:rsidRDefault="00B70D8B">
      <w:pPr>
        <w:ind w:hanging="450"/>
        <w:rPr>
          <w:ins w:id="19" w:author="Sania H Paul" w:date="2026-04-20T08:22:00Z"/>
          <w:sz w:val="32"/>
          <w:szCs w:val="32"/>
          <w:rPrChange w:id="20" w:author="Sania H Paul" w:date="2026-04-20T08:22:00Z">
            <w:rPr>
              <w:ins w:id="21" w:author="Sania H Paul" w:date="2026-04-20T08:22:00Z"/>
              <w:sz w:val="26"/>
              <w:szCs w:val="26"/>
            </w:rPr>
          </w:rPrChange>
        </w:rPr>
      </w:pPr>
    </w:p>
    <w:p w14:paraId="038FC395" w14:textId="77777777" w:rsidR="00B70D8B" w:rsidRPr="00B70D8B" w:rsidRDefault="00B70D8B">
      <w:pPr>
        <w:ind w:hanging="450"/>
        <w:rPr>
          <w:ins w:id="22" w:author="Sania H Paul" w:date="2026-04-20T08:22:00Z"/>
          <w:sz w:val="32"/>
          <w:szCs w:val="32"/>
          <w:rPrChange w:id="23" w:author="Sania H Paul" w:date="2026-04-20T08:22:00Z">
            <w:rPr>
              <w:ins w:id="24" w:author="Sania H Paul" w:date="2026-04-20T08:22:00Z"/>
              <w:sz w:val="26"/>
              <w:szCs w:val="26"/>
            </w:rPr>
          </w:rPrChange>
        </w:rPr>
      </w:pPr>
    </w:p>
    <w:p w14:paraId="3D4ED8C3" w14:textId="77777777" w:rsidR="00B70D8B" w:rsidRPr="00B70D8B" w:rsidRDefault="00B70D8B">
      <w:pPr>
        <w:ind w:hanging="450"/>
        <w:rPr>
          <w:ins w:id="25" w:author="Sania H Paul" w:date="2026-04-20T08:22:00Z"/>
          <w:sz w:val="32"/>
          <w:szCs w:val="32"/>
          <w:rPrChange w:id="26" w:author="Sania H Paul" w:date="2026-04-20T08:22:00Z">
            <w:rPr>
              <w:ins w:id="27" w:author="Sania H Paul" w:date="2026-04-20T08:22:00Z"/>
              <w:sz w:val="26"/>
              <w:szCs w:val="26"/>
            </w:rPr>
          </w:rPrChange>
        </w:rPr>
      </w:pPr>
    </w:p>
    <w:p w14:paraId="14DE8791" w14:textId="77777777" w:rsidR="00B70D8B" w:rsidRPr="00B70D8B" w:rsidRDefault="00B70D8B">
      <w:pPr>
        <w:ind w:hanging="450"/>
        <w:rPr>
          <w:ins w:id="28" w:author="Sania H Paul" w:date="2026-04-20T08:22:00Z"/>
          <w:sz w:val="32"/>
          <w:szCs w:val="32"/>
          <w:rPrChange w:id="29" w:author="Sania H Paul" w:date="2026-04-20T08:22:00Z">
            <w:rPr>
              <w:ins w:id="30" w:author="Sania H Paul" w:date="2026-04-20T08:22:00Z"/>
              <w:sz w:val="26"/>
              <w:szCs w:val="26"/>
            </w:rPr>
          </w:rPrChange>
        </w:rPr>
      </w:pPr>
    </w:p>
    <w:p w14:paraId="38038E48" w14:textId="77777777" w:rsidR="00B70D8B" w:rsidRPr="00B70D8B" w:rsidRDefault="00B70D8B">
      <w:pPr>
        <w:ind w:hanging="450"/>
        <w:rPr>
          <w:ins w:id="31" w:author="Sania H Paul" w:date="2026-04-20T08:22:00Z"/>
          <w:sz w:val="32"/>
          <w:szCs w:val="32"/>
          <w:rPrChange w:id="32" w:author="Sania H Paul" w:date="2026-04-20T08:22:00Z">
            <w:rPr>
              <w:ins w:id="33" w:author="Sania H Paul" w:date="2026-04-20T08:22:00Z"/>
              <w:sz w:val="26"/>
              <w:szCs w:val="26"/>
            </w:rPr>
          </w:rPrChange>
        </w:rPr>
      </w:pPr>
    </w:p>
    <w:p w14:paraId="7B763A5E" w14:textId="77777777" w:rsidR="00B70D8B" w:rsidRPr="00B70D8B" w:rsidRDefault="00B70D8B">
      <w:pPr>
        <w:ind w:hanging="450"/>
        <w:rPr>
          <w:ins w:id="34" w:author="Sania H Paul" w:date="2026-04-20T08:22:00Z"/>
          <w:sz w:val="32"/>
          <w:szCs w:val="32"/>
          <w:rPrChange w:id="35" w:author="Sania H Paul" w:date="2026-04-20T08:22:00Z">
            <w:rPr>
              <w:ins w:id="36" w:author="Sania H Paul" w:date="2026-04-20T08:22:00Z"/>
              <w:sz w:val="26"/>
              <w:szCs w:val="26"/>
            </w:rPr>
          </w:rPrChange>
        </w:rPr>
      </w:pPr>
    </w:p>
    <w:p w14:paraId="01AA1CAB" w14:textId="77777777" w:rsidR="00B70D8B" w:rsidRPr="00B70D8B" w:rsidRDefault="00B70D8B">
      <w:pPr>
        <w:ind w:hanging="450"/>
        <w:rPr>
          <w:ins w:id="37" w:author="Sania H Paul" w:date="2026-04-20T08:22:00Z"/>
          <w:sz w:val="32"/>
          <w:szCs w:val="32"/>
          <w:rPrChange w:id="38" w:author="Sania H Paul" w:date="2026-04-20T08:22:00Z">
            <w:rPr>
              <w:ins w:id="39" w:author="Sania H Paul" w:date="2026-04-20T08:22:00Z"/>
              <w:sz w:val="26"/>
              <w:szCs w:val="26"/>
            </w:rPr>
          </w:rPrChange>
        </w:rPr>
      </w:pPr>
    </w:p>
    <w:p w14:paraId="761A6A9D" w14:textId="77777777" w:rsidR="00B70D8B" w:rsidRPr="00B70D8B" w:rsidRDefault="00B70D8B">
      <w:pPr>
        <w:ind w:hanging="450"/>
        <w:rPr>
          <w:ins w:id="40" w:author="Sania H Paul" w:date="2026-04-20T08:22:00Z"/>
          <w:sz w:val="32"/>
          <w:szCs w:val="32"/>
          <w:rPrChange w:id="41" w:author="Sania H Paul" w:date="2026-04-20T08:22:00Z">
            <w:rPr>
              <w:ins w:id="42" w:author="Sania H Paul" w:date="2026-04-20T08:22:00Z"/>
              <w:sz w:val="26"/>
              <w:szCs w:val="26"/>
            </w:rPr>
          </w:rPrChange>
        </w:rPr>
      </w:pPr>
    </w:p>
    <w:p w14:paraId="6E790677" w14:textId="77777777" w:rsidR="00B70D8B" w:rsidRPr="00B70D8B" w:rsidRDefault="00B70D8B">
      <w:pPr>
        <w:ind w:hanging="450"/>
        <w:rPr>
          <w:ins w:id="43" w:author="Sania H Paul" w:date="2026-04-20T08:22:00Z"/>
          <w:sz w:val="32"/>
          <w:szCs w:val="32"/>
          <w:rPrChange w:id="44" w:author="Sania H Paul" w:date="2026-04-20T08:22:00Z">
            <w:rPr>
              <w:ins w:id="45" w:author="Sania H Paul" w:date="2026-04-20T08:22:00Z"/>
              <w:sz w:val="26"/>
              <w:szCs w:val="26"/>
            </w:rPr>
          </w:rPrChange>
        </w:rPr>
      </w:pPr>
    </w:p>
    <w:p w14:paraId="33F9EB28" w14:textId="77777777" w:rsidR="00B70D8B" w:rsidRPr="00B70D8B" w:rsidRDefault="00000000">
      <w:pPr>
        <w:ind w:hanging="450"/>
        <w:rPr>
          <w:ins w:id="46" w:author="Sania H Paul" w:date="2026-04-20T08:22:00Z"/>
          <w:sz w:val="32"/>
          <w:szCs w:val="32"/>
          <w:rPrChange w:id="47" w:author="Sania H Paul" w:date="2026-04-20T08:22:00Z">
            <w:rPr>
              <w:ins w:id="48" w:author="Sania H Paul" w:date="2026-04-20T08:22:00Z"/>
              <w:sz w:val="26"/>
              <w:szCs w:val="26"/>
            </w:rPr>
          </w:rPrChange>
        </w:rPr>
      </w:pPr>
      <w:ins w:id="49" w:author="Sania H Paul" w:date="2026-04-20T08:22:00Z">
        <w:r>
          <w:rPr>
            <w:rFonts w:ascii="Roboto Mono" w:eastAsia="Roboto Mono" w:hAnsi="Roboto Mono" w:cs="Roboto Mono"/>
            <w:color w:val="188038"/>
            <w:sz w:val="32"/>
            <w:szCs w:val="32"/>
            <w:rPrChange w:id="50" w:author="Sania H Paul" w:date="2026-04-20T08:22:00Z">
              <w:rPr>
                <w:sz w:val="26"/>
                <w:szCs w:val="26"/>
              </w:rPr>
            </w:rPrChange>
          </w:rPr>
          <w:t>zip -r</w:t>
        </w:r>
        <w:r>
          <w:rPr>
            <w:sz w:val="32"/>
            <w:szCs w:val="32"/>
            <w:rPrChange w:id="51" w:author="Sania H Paul" w:date="2026-04-20T08:22:00Z">
              <w:rPr>
                <w:sz w:val="26"/>
                <w:szCs w:val="26"/>
              </w:rPr>
            </w:rPrChange>
          </w:rPr>
          <w:t xml:space="preserve"> → Compress folder into zip</w:t>
        </w:r>
      </w:ins>
    </w:p>
    <w:p w14:paraId="15BF34FA" w14:textId="1CDD1F83" w:rsidR="00B70D8B" w:rsidRPr="00B70D8B" w:rsidRDefault="00000000">
      <w:pPr>
        <w:ind w:hanging="450"/>
        <w:rPr>
          <w:ins w:id="52" w:author="Sania H Paul" w:date="2026-04-20T08:22:00Z"/>
          <w:sz w:val="32"/>
          <w:szCs w:val="32"/>
          <w:rPrChange w:id="53" w:author="Sania H Paul" w:date="2026-04-20T08:22:00Z">
            <w:rPr>
              <w:ins w:id="54" w:author="Sania H Paul" w:date="2026-04-20T08:22:00Z"/>
              <w:sz w:val="26"/>
              <w:szCs w:val="26"/>
            </w:rPr>
          </w:rPrChange>
        </w:rPr>
      </w:pPr>
      <w:proofErr w:type="spellStart"/>
      <w:ins w:id="55" w:author="Sania H Paul" w:date="2026-04-20T08:22:00Z">
        <w:r>
          <w:rPr>
            <w:rFonts w:ascii="Roboto Mono" w:eastAsia="Roboto Mono" w:hAnsi="Roboto Mono" w:cs="Roboto Mono"/>
            <w:color w:val="188038"/>
            <w:sz w:val="32"/>
            <w:szCs w:val="32"/>
            <w:rPrChange w:id="56" w:author="Sania H Paul" w:date="2026-04-20T08:22:00Z">
              <w:rPr>
                <w:sz w:val="26"/>
                <w:szCs w:val="26"/>
              </w:rPr>
            </w:rPrChange>
          </w:rPr>
          <w:t>mkdir</w:t>
        </w:r>
        <w:proofErr w:type="spellEnd"/>
        <w:r>
          <w:rPr>
            <w:sz w:val="32"/>
            <w:szCs w:val="32"/>
            <w:rPrChange w:id="57" w:author="Sania H Paul" w:date="2026-04-20T08:22:00Z">
              <w:rPr>
                <w:sz w:val="26"/>
                <w:szCs w:val="26"/>
              </w:rPr>
            </w:rPrChange>
          </w:rPr>
          <w:t xml:space="preserve"> → Create new folder</w:t>
        </w:r>
      </w:ins>
    </w:p>
    <w:p w14:paraId="76EBECF6" w14:textId="6A0E967D" w:rsidR="00B70D8B" w:rsidRPr="00B70D8B" w:rsidRDefault="00000000" w:rsidP="009A28AC">
      <w:pPr>
        <w:ind w:hanging="450"/>
        <w:rPr>
          <w:ins w:id="58" w:author="Sania H Paul" w:date="2026-04-20T08:22:00Z"/>
          <w:sz w:val="32"/>
          <w:szCs w:val="32"/>
          <w:rPrChange w:id="59" w:author="Sania H Paul" w:date="2026-04-20T08:22:00Z">
            <w:rPr>
              <w:ins w:id="60" w:author="Sania H Paul" w:date="2026-04-20T08:22:00Z"/>
              <w:sz w:val="26"/>
              <w:szCs w:val="26"/>
            </w:rPr>
          </w:rPrChange>
        </w:rPr>
      </w:pPr>
      <w:ins w:id="61" w:author="Sania H Paul" w:date="2026-04-20T08:22:00Z">
        <w:r>
          <w:rPr>
            <w:rFonts w:ascii="Roboto Mono" w:eastAsia="Roboto Mono" w:hAnsi="Roboto Mono" w:cs="Roboto Mono"/>
            <w:color w:val="188038"/>
            <w:sz w:val="32"/>
            <w:szCs w:val="32"/>
            <w:rPrChange w:id="62" w:author="Sania H Paul" w:date="2026-04-20T08:22:00Z">
              <w:rPr>
                <w:sz w:val="26"/>
                <w:szCs w:val="26"/>
              </w:rPr>
            </w:rPrChange>
          </w:rPr>
          <w:t>unzip</w:t>
        </w:r>
        <w:r>
          <w:rPr>
            <w:sz w:val="32"/>
            <w:szCs w:val="32"/>
            <w:rPrChange w:id="63" w:author="Sania H Paul" w:date="2026-04-20T08:22:00Z">
              <w:rPr>
                <w:sz w:val="26"/>
                <w:szCs w:val="26"/>
              </w:rPr>
            </w:rPrChange>
          </w:rPr>
          <w:t xml:space="preserve"> → Extract zip into folder</w:t>
        </w:r>
      </w:ins>
    </w:p>
    <w:p w14:paraId="53EE81F7" w14:textId="6DA0C186" w:rsidR="00B70D8B" w:rsidRDefault="00000000" w:rsidP="00B70D8B">
      <w:pPr>
        <w:spacing w:before="240" w:line="360" w:lineRule="auto"/>
        <w:rPr>
          <w:sz w:val="32"/>
          <w:szCs w:val="32"/>
        </w:rPr>
        <w:pPrChange w:id="64" w:author="Sania H Paul" w:date="2026-04-20T08:22:00Z">
          <w:pPr>
            <w:ind w:hanging="450"/>
          </w:pPr>
        </w:pPrChange>
      </w:pPr>
      <w:ins w:id="65" w:author="Sania H Paul" w:date="2026-04-20T08:22:00Z">
        <w:r>
          <w:rPr>
            <w:sz w:val="24"/>
            <w:szCs w:val="24"/>
            <w:rPrChange w:id="66" w:author="Sania H Paul" w:date="2026-04-20T08:22:00Z">
              <w:rPr>
                <w:sz w:val="26"/>
                <w:szCs w:val="26"/>
              </w:rPr>
            </w:rPrChange>
          </w:rPr>
          <w:t>5. Downloading Files</w:t>
        </w:r>
      </w:ins>
    </w:p>
    <w:p w14:paraId="7FFCD072" w14:textId="47977665" w:rsidR="00B70D8B" w:rsidRDefault="00B70D8B">
      <w:pPr>
        <w:ind w:hanging="450"/>
        <w:rPr>
          <w:sz w:val="32"/>
          <w:szCs w:val="32"/>
        </w:rPr>
      </w:pPr>
    </w:p>
    <w:p w14:paraId="20D59EF3" w14:textId="0C758B9C" w:rsidR="00B70D8B" w:rsidRDefault="00000000">
      <w:pPr>
        <w:ind w:hanging="450"/>
        <w:rPr>
          <w:sz w:val="32"/>
          <w:szCs w:val="32"/>
        </w:rPr>
      </w:pPr>
      <w:ins w:id="67" w:author="Sania H Paul" w:date="2026-04-20T08:35:00Z">
        <w:r>
          <w:rPr>
            <w:noProof/>
            <w:sz w:val="32"/>
            <w:szCs w:val="32"/>
          </w:rPr>
          <w:drawing>
            <wp:inline distT="114300" distB="114300" distL="114300" distR="114300" wp14:anchorId="32D1A869" wp14:editId="15909BAE">
              <wp:extent cx="5943600" cy="1435100"/>
              <wp:effectExtent l="0" t="0" r="0" b="0"/>
              <wp:docPr id="3" name="image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.png"/>
                      <pic:cNvPicPr preferRelativeResize="0"/>
                    </pic:nvPicPr>
                    <pic:blipFill>
                      <a:blip r:embed="rId1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43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ins>
    </w:p>
    <w:p w14:paraId="3E3F9BBB" w14:textId="34182AC6" w:rsidR="00B70D8B" w:rsidRDefault="00000000">
      <w:pPr>
        <w:ind w:hanging="450"/>
        <w:rPr>
          <w:ins w:id="68" w:author="Sania H Paul" w:date="2026-04-20T08:35:00Z"/>
          <w:sz w:val="32"/>
          <w:szCs w:val="32"/>
        </w:rPr>
      </w:pPr>
      <w:proofErr w:type="spellStart"/>
      <w:ins w:id="69" w:author="Sania H Paul" w:date="2026-04-20T08:35:00Z">
        <w:r>
          <w:rPr>
            <w:rFonts w:ascii="Roboto Mono" w:eastAsia="Roboto Mono" w:hAnsi="Roboto Mono" w:cs="Roboto Mono"/>
            <w:color w:val="188038"/>
            <w:sz w:val="32"/>
            <w:szCs w:val="32"/>
            <w:rPrChange w:id="70" w:author="Sania H Paul" w:date="2026-04-20T08:35:00Z">
              <w:rPr>
                <w:sz w:val="32"/>
                <w:szCs w:val="32"/>
              </w:rPr>
            </w:rPrChange>
          </w:rPr>
          <w:t>wget</w:t>
        </w:r>
        <w:proofErr w:type="spellEnd"/>
        <w:r>
          <w:rPr>
            <w:sz w:val="32"/>
            <w:szCs w:val="32"/>
          </w:rPr>
          <w:t xml:space="preserve"> downloads file from internet using URL</w:t>
        </w:r>
      </w:ins>
    </w:p>
    <w:p w14:paraId="29462B67" w14:textId="77777777" w:rsidR="00B70D8B" w:rsidRDefault="00B70D8B">
      <w:pPr>
        <w:ind w:hanging="450"/>
        <w:rPr>
          <w:sz w:val="32"/>
          <w:szCs w:val="32"/>
        </w:rPr>
      </w:pPr>
    </w:p>
    <w:p w14:paraId="1F76CF85" w14:textId="77777777" w:rsidR="009A28AC" w:rsidRDefault="009A28AC">
      <w:pPr>
        <w:ind w:hanging="450"/>
        <w:rPr>
          <w:sz w:val="32"/>
          <w:szCs w:val="32"/>
        </w:rPr>
      </w:pPr>
    </w:p>
    <w:p w14:paraId="03FBD96D" w14:textId="77777777" w:rsidR="00B70D8B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 w14:paraId="6FD0D741" w14:textId="77777777" w:rsidR="00B70D8B" w:rsidRDefault="00000000">
      <w:pPr>
        <w:spacing w:before="240" w:line="16" w:lineRule="auto"/>
        <w:rPr>
          <w:sz w:val="24"/>
          <w:szCs w:val="24"/>
        </w:rPr>
      </w:pPr>
      <w:ins w:id="71" w:author="Sania H Paul" w:date="2026-04-20T08:36:00Z">
        <w:r>
          <w:rPr>
            <w:noProof/>
          </w:rPr>
          <w:drawing>
            <wp:anchor distT="114300" distB="114300" distL="114300" distR="114300" simplePos="0" relativeHeight="251663360" behindDoc="0" locked="0" layoutInCell="1" hidden="0" allowOverlap="1" wp14:anchorId="36C58758" wp14:editId="52E61A80">
              <wp:simplePos x="0" y="0"/>
              <wp:positionH relativeFrom="column">
                <wp:posOffset>-266699</wp:posOffset>
              </wp:positionH>
              <wp:positionV relativeFrom="paragraph">
                <wp:posOffset>183399</wp:posOffset>
              </wp:positionV>
              <wp:extent cx="6176963" cy="6600825"/>
              <wp:effectExtent l="0" t="0" r="0" b="0"/>
              <wp:wrapNone/>
              <wp:docPr id="5" name="image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/>
                      <pic:cNvPicPr preferRelativeResize="0"/>
                    </pic:nvPicPr>
                    <pic:blipFill>
                      <a:blip r:embed="rId1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6963" cy="66008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w:ins>
    </w:p>
    <w:p w14:paraId="39DEBC58" w14:textId="77777777" w:rsidR="00B70D8B" w:rsidRDefault="00000000">
      <w:pPr>
        <w:ind w:hanging="450"/>
        <w:rPr>
          <w:sz w:val="32"/>
          <w:szCs w:val="32"/>
        </w:rPr>
      </w:pPr>
      <w:del w:id="72" w:author="Sania H Paul" w:date="2026-04-20T08:36:00Z">
        <w:r>
          <w:rPr>
            <w:noProof/>
            <w:sz w:val="32"/>
            <w:szCs w:val="32"/>
          </w:rPr>
          <w:drawing>
            <wp:inline distT="114300" distB="114300" distL="114300" distR="114300" wp14:anchorId="6093910A" wp14:editId="18302618">
              <wp:extent cx="6176963" cy="6600825"/>
              <wp:effectExtent l="0" t="0" r="0" b="0"/>
              <wp:docPr id="2" name="image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/>
                      <pic:cNvPicPr preferRelativeResize="0"/>
                    </pic:nvPicPr>
                    <pic:blipFill>
                      <a:blip r:embed="rId1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6963" cy="66008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del>
    </w:p>
    <w:p w14:paraId="30EC4CD1" w14:textId="77777777" w:rsidR="00B70D8B" w:rsidRDefault="00B70D8B">
      <w:pPr>
        <w:ind w:hanging="450"/>
        <w:rPr>
          <w:sz w:val="32"/>
          <w:szCs w:val="32"/>
        </w:rPr>
      </w:pPr>
    </w:p>
    <w:p w14:paraId="744BC763" w14:textId="77777777" w:rsidR="00B70D8B" w:rsidRDefault="00000000">
      <w:pPr>
        <w:ind w:hanging="450"/>
        <w:rPr>
          <w:sz w:val="32"/>
          <w:szCs w:val="32"/>
        </w:rPr>
      </w:pPr>
      <w:r>
        <w:rPr>
          <w:rFonts w:ascii="Roboto Mono" w:eastAsia="Roboto Mono" w:hAnsi="Roboto Mono" w:cs="Roboto Mono"/>
          <w:color w:val="188038"/>
          <w:sz w:val="32"/>
          <w:szCs w:val="32"/>
        </w:rPr>
        <w:t>touch</w:t>
      </w:r>
      <w:r>
        <w:rPr>
          <w:rFonts w:ascii="Arial Unicode MS" w:eastAsia="Arial Unicode MS" w:hAnsi="Arial Unicode MS" w:cs="Arial Unicode MS"/>
          <w:sz w:val="32"/>
          <w:szCs w:val="32"/>
        </w:rPr>
        <w:t xml:space="preserve"> → creates file</w:t>
      </w:r>
    </w:p>
    <w:p w14:paraId="1A2D1C86" w14:textId="77777777" w:rsidR="00B70D8B" w:rsidRDefault="00000000">
      <w:pPr>
        <w:ind w:hanging="450"/>
        <w:rPr>
          <w:sz w:val="32"/>
          <w:szCs w:val="32"/>
        </w:rPr>
      </w:pPr>
      <w:proofErr w:type="spellStart"/>
      <w:r>
        <w:rPr>
          <w:rFonts w:ascii="Roboto Mono" w:eastAsia="Roboto Mono" w:hAnsi="Roboto Mono" w:cs="Roboto Mono"/>
          <w:color w:val="188038"/>
          <w:sz w:val="32"/>
          <w:szCs w:val="32"/>
        </w:rPr>
        <w:t>chmod</w:t>
      </w:r>
      <w:proofErr w:type="spellEnd"/>
      <w:r>
        <w:rPr>
          <w:rFonts w:ascii="Roboto Mono" w:eastAsia="Roboto Mono" w:hAnsi="Roboto Mono" w:cs="Roboto Mono"/>
          <w:color w:val="188038"/>
          <w:sz w:val="32"/>
          <w:szCs w:val="32"/>
        </w:rPr>
        <w:t xml:space="preserve"> 444</w:t>
      </w:r>
      <w:r>
        <w:rPr>
          <w:rFonts w:ascii="Arial Unicode MS" w:eastAsia="Arial Unicode MS" w:hAnsi="Arial Unicode MS" w:cs="Arial Unicode MS"/>
          <w:sz w:val="32"/>
          <w:szCs w:val="32"/>
        </w:rPr>
        <w:t xml:space="preserve"> → read-only for everyone (no write, no execute)</w:t>
      </w:r>
    </w:p>
    <w:p w14:paraId="4FAC0863" w14:textId="77777777" w:rsidR="00B70D8B" w:rsidRDefault="00000000">
      <w:pPr>
        <w:ind w:hanging="45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7. Environment Variable </w:t>
      </w:r>
    </w:p>
    <w:p w14:paraId="15CA914A" w14:textId="77777777" w:rsidR="00B70D8B" w:rsidRDefault="00B70D8B">
      <w:pPr>
        <w:ind w:hanging="450"/>
        <w:rPr>
          <w:sz w:val="32"/>
          <w:szCs w:val="32"/>
        </w:rPr>
      </w:pPr>
    </w:p>
    <w:p w14:paraId="173476C3" w14:textId="77777777" w:rsidR="00B70D8B" w:rsidRDefault="00000000">
      <w:pPr>
        <w:ind w:hanging="45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A322B0F" wp14:editId="41AA84BD">
            <wp:extent cx="4648200" cy="420878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208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BCD721" w14:textId="77777777" w:rsidR="00B70D8B" w:rsidRDefault="00B70D8B">
      <w:pPr>
        <w:ind w:hanging="450"/>
        <w:rPr>
          <w:sz w:val="32"/>
          <w:szCs w:val="32"/>
        </w:rPr>
      </w:pPr>
    </w:p>
    <w:p w14:paraId="3195E0FC" w14:textId="77777777" w:rsidR="00B70D8B" w:rsidRDefault="00000000">
      <w:pPr>
        <w:ind w:hanging="450"/>
        <w:rPr>
          <w:sz w:val="32"/>
          <w:szCs w:val="32"/>
        </w:rPr>
      </w:pPr>
      <w:r>
        <w:rPr>
          <w:rFonts w:ascii="Roboto Mono" w:eastAsia="Roboto Mono" w:hAnsi="Roboto Mono" w:cs="Roboto Mono"/>
          <w:color w:val="188038"/>
          <w:sz w:val="32"/>
          <w:szCs w:val="32"/>
        </w:rPr>
        <w:t>export</w:t>
      </w:r>
      <w:r>
        <w:rPr>
          <w:rFonts w:ascii="Arial Unicode MS" w:eastAsia="Arial Unicode MS" w:hAnsi="Arial Unicode MS" w:cs="Arial Unicode MS"/>
          <w:sz w:val="32"/>
          <w:szCs w:val="32"/>
        </w:rPr>
        <w:t xml:space="preserve"> → creates environment variable</w:t>
      </w:r>
    </w:p>
    <w:p w14:paraId="5DE4EEC6" w14:textId="77777777" w:rsidR="00B70D8B" w:rsidRDefault="00000000">
      <w:pPr>
        <w:ind w:hanging="450"/>
        <w:rPr>
          <w:sz w:val="32"/>
          <w:szCs w:val="32"/>
        </w:rPr>
      </w:pPr>
      <w:r>
        <w:rPr>
          <w:rFonts w:ascii="Roboto Mono" w:eastAsia="Roboto Mono" w:hAnsi="Roboto Mono" w:cs="Roboto Mono"/>
          <w:color w:val="188038"/>
          <w:sz w:val="32"/>
          <w:szCs w:val="32"/>
        </w:rPr>
        <w:t>echo $MY_VAR</w:t>
      </w:r>
      <w:r>
        <w:rPr>
          <w:rFonts w:ascii="Arial Unicode MS" w:eastAsia="Arial Unicode MS" w:hAnsi="Arial Unicode MS" w:cs="Arial Unicode MS"/>
          <w:sz w:val="32"/>
          <w:szCs w:val="32"/>
        </w:rPr>
        <w:t xml:space="preserve"> → displays value</w:t>
      </w:r>
    </w:p>
    <w:p w14:paraId="32A909DB" w14:textId="77777777" w:rsidR="00B70D8B" w:rsidRDefault="00B70D8B">
      <w:pPr>
        <w:ind w:hanging="450"/>
        <w:rPr>
          <w:sz w:val="32"/>
          <w:szCs w:val="32"/>
        </w:rPr>
      </w:pPr>
    </w:p>
    <w:sectPr w:rsidR="00B70D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4E122CA-851A-49EC-BA60-5BD8B2B95E6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547BDC-9A9B-4371-8F62-2721328D9B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A395D4-9371-4EF3-B489-2BE18D886A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117E"/>
    <w:multiLevelType w:val="multilevel"/>
    <w:tmpl w:val="8144AC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75027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D8B"/>
    <w:rsid w:val="009A28AC"/>
    <w:rsid w:val="00AF3185"/>
    <w:rsid w:val="00B70D8B"/>
    <w:rsid w:val="00CC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7BB3F"/>
  <w15:docId w15:val="{AAD5E93F-A7F0-44CB-8E5E-28F3C1F8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Joshwa Mahi</dc:creator>
  <cp:lastModifiedBy>Joshwa Mahi</cp:lastModifiedBy>
  <cp:revision>2</cp:revision>
  <dcterms:created xsi:type="dcterms:W3CDTF">2026-04-20T08:57:00Z</dcterms:created>
  <dcterms:modified xsi:type="dcterms:W3CDTF">2026-04-20T08:57:00Z</dcterms:modified>
</cp:coreProperties>
</file>